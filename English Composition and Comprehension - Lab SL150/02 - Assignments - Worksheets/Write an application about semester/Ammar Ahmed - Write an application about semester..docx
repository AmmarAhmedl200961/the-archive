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November 26, 2020.</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Mr. Saifullah</w:t>
      </w:r>
    </w:p>
    <w:p w:rsidR="00000000" w:rsidDel="00000000" w:rsidP="00000000" w:rsidRDefault="00000000" w:rsidRPr="00000000" w14:paraId="00000004">
      <w:pPr>
        <w:pageBreakBefore w:val="0"/>
        <w:rPr/>
      </w:pPr>
      <w:r w:rsidDel="00000000" w:rsidR="00000000" w:rsidRPr="00000000">
        <w:rPr>
          <w:rtl w:val="0"/>
        </w:rPr>
        <w:t xml:space="preserve">Manager Academics</w:t>
      </w:r>
    </w:p>
    <w:p w:rsidR="00000000" w:rsidDel="00000000" w:rsidP="00000000" w:rsidRDefault="00000000" w:rsidRPr="00000000" w14:paraId="00000005">
      <w:pPr>
        <w:pageBreakBefore w:val="0"/>
        <w:rPr/>
      </w:pPr>
      <w:r w:rsidDel="00000000" w:rsidR="00000000" w:rsidRPr="00000000">
        <w:rPr>
          <w:rtl w:val="0"/>
        </w:rPr>
        <w:t xml:space="preserve">FAST-NUCES,</w:t>
      </w:r>
    </w:p>
    <w:p w:rsidR="00000000" w:rsidDel="00000000" w:rsidP="00000000" w:rsidRDefault="00000000" w:rsidRPr="00000000" w14:paraId="00000006">
      <w:pPr>
        <w:pageBreakBefore w:val="0"/>
        <w:rPr/>
      </w:pPr>
      <w:r w:rsidDel="00000000" w:rsidR="00000000" w:rsidRPr="00000000">
        <w:rPr>
          <w:rtl w:val="0"/>
        </w:rPr>
        <w:t xml:space="preserve">Lahore.</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Subject: Application </w:t>
      </w:r>
      <w:ins w:author="Ms. Muqades Shafiq" w:id="0" w:date="2020-11-26T06:04:24Z">
        <w:r w:rsidDel="00000000" w:rsidR="00000000" w:rsidRPr="00000000">
          <w:rPr>
            <w:rtl w:val="0"/>
          </w:rPr>
          <w:t xml:space="preserve">for </w:t>
        </w:r>
      </w:ins>
      <w:del w:author="Ms. Muqades Shafiq" w:id="1" w:date="2020-11-26T06:04:29Z">
        <w:r w:rsidDel="00000000" w:rsidR="00000000" w:rsidRPr="00000000">
          <w:rPr>
            <w:rtl w:val="0"/>
          </w:rPr>
          <w:delText xml:space="preserve">to</w:delText>
        </w:r>
      </w:del>
      <w:r w:rsidDel="00000000" w:rsidR="00000000" w:rsidRPr="00000000">
        <w:rPr>
          <w:rtl w:val="0"/>
        </w:rPr>
        <w:t xml:space="preserve"> freeze semester</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Dear Mr. Saifullah:</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I am a student of FAST-NUCES </w:t>
      </w:r>
      <w:ins w:author="Ms. Muqades Shafiq" w:id="2" w:date="2020-11-26T06:04:47Z">
        <w:r w:rsidDel="00000000" w:rsidR="00000000" w:rsidRPr="00000000">
          <w:rPr>
            <w:rtl w:val="0"/>
          </w:rPr>
          <w:t xml:space="preserve">(your intro)</w:t>
        </w:r>
      </w:ins>
      <w:r w:rsidDel="00000000" w:rsidR="00000000" w:rsidRPr="00000000">
        <w:rPr>
          <w:rtl w:val="0"/>
        </w:rPr>
        <w:t xml:space="preserve">and would like to apply to freeze my semester.</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Recently my father has been terminated from his full-time job, which was quite shocking for my family. My father’s after job benefits are not enough to meet the financial demands for my studies as well as my siblings’. So I’ll have to find my own means of income, which also in turn means supporting the rest of the family.</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Therefore, respected Sir, I would request a semester freeze starting from the 20th of January to the 30th of June, which is one semester in total.</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Kindly accept my request.</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Yours sincerely,</w:t>
      </w:r>
    </w:p>
    <w:p w:rsidR="00000000" w:rsidDel="00000000" w:rsidP="00000000" w:rsidRDefault="00000000" w:rsidRPr="00000000" w14:paraId="00000015">
      <w:pPr>
        <w:pageBreakBefore w:val="0"/>
        <w:rPr/>
      </w:pPr>
      <w:r w:rsidDel="00000000" w:rsidR="00000000" w:rsidRPr="00000000">
        <w:rPr>
          <w:rtl w:val="0"/>
        </w:rPr>
        <w:t xml:space="preserve">Ammar Ahmed</w:t>
      </w:r>
    </w:p>
    <w:p w:rsidR="00000000" w:rsidDel="00000000" w:rsidP="00000000" w:rsidRDefault="00000000" w:rsidRPr="00000000" w14:paraId="00000016">
      <w:pPr>
        <w:pageBreakBefore w:val="0"/>
        <w:rPr/>
      </w:pPr>
      <w:r w:rsidDel="00000000" w:rsidR="00000000" w:rsidRPr="00000000">
        <w:rPr>
          <w:rtl w:val="0"/>
        </w:rPr>
        <w:t xml:space="preserve">20L-0961</w:t>
      </w:r>
    </w:p>
    <w:p w:rsidR="00000000" w:rsidDel="00000000" w:rsidP="00000000" w:rsidRDefault="00000000" w:rsidRPr="00000000" w14:paraId="00000017">
      <w:pPr>
        <w:pageBreakBefore w:val="0"/>
        <w:rPr/>
      </w:pPr>
      <w:r w:rsidDel="00000000" w:rsidR="00000000" w:rsidRPr="00000000">
        <w:rPr>
          <w:rtl w:val="0"/>
        </w:rPr>
        <w:t xml:space="preserve">BDS-1B</w:t>
      </w:r>
    </w:p>
    <w:p w:rsidR="00000000" w:rsidDel="00000000" w:rsidP="00000000" w:rsidRDefault="00000000" w:rsidRPr="00000000" w14:paraId="00000018">
      <w:pPr>
        <w:pageBreakBefore w:val="0"/>
        <w:rPr/>
      </w:pPr>
      <w:r w:rsidDel="00000000" w:rsidR="00000000" w:rsidRPr="00000000">
        <w:rPr>
          <w:rtl w:val="0"/>
        </w:rPr>
        <w:t xml:space="preserve">l200961@mail.lhr.nu.edu.pk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