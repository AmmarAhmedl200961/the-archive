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Critical Analysis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Ammar (20L-0961)</w:t>
      </w:r>
    </w:p>
    <w:p w:rsidR="00000000" w:rsidDel="00000000" w:rsidP="00000000" w:rsidRDefault="00000000" w:rsidRPr="00000000" w14:paraId="00000004">
      <w:pPr>
        <w:pageBreakBefore w:val="0"/>
        <w:rPr/>
      </w:pPr>
      <w:r w:rsidDel="00000000" w:rsidR="00000000" w:rsidRPr="00000000">
        <w:rPr>
          <w:rtl w:val="0"/>
        </w:rPr>
        <w:t xml:space="preserve">Yousuf (20L-0946)</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b w:val="1"/>
          <w:bCs w:val="1"/>
        </w:rPr>
      </w:pPr>
      <w:r w:rsidDel="00000000" w:rsidR="00000000" w:rsidRPr="00000000">
        <w:rPr>
          <w:b w:val="1"/>
          <w:bCs w:val="1"/>
          <w:rtl w:val="0"/>
        </w:rPr>
        <w:t xml:space="preserve">Introduction:</w:t>
      </w:r>
    </w:p>
    <w:p w:rsidR="00000000" w:rsidDel="00000000" w:rsidP="00000000" w:rsidRDefault="00000000" w:rsidRPr="00000000" w14:paraId="00000007">
      <w:pPr>
        <w:pageBreakBefore w:val="0"/>
        <w:rPr/>
      </w:pPr>
      <w:r w:rsidDel="00000000" w:rsidR="00000000" w:rsidRPr="00000000">
        <w:rPr>
          <w:rtl w:val="0"/>
        </w:rPr>
        <w:t xml:space="preserve">The article “For Granted Chairs”, written by Hasnain Raza talks about how empowered people do not help the society by neglecting the people and the country itself. He says that the people on chairs lack self belief due to moral balance disorders. They also use their high power to solidify their problems and insecurities with the help of other friends in similar positions. By running after their own dreams while neglecting their country, they have fled from their duties to help the nation.</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b w:val="1"/>
          <w:bCs w:val="1"/>
        </w:rPr>
      </w:pPr>
      <w:r w:rsidDel="00000000" w:rsidR="00000000" w:rsidRPr="00000000">
        <w:rPr>
          <w:b w:val="1"/>
          <w:bCs w:val="1"/>
          <w:rtl w:val="0"/>
        </w:rPr>
        <w:t xml:space="preserve">Analysis:</w:t>
      </w:r>
    </w:p>
    <w:p w:rsidR="00000000" w:rsidDel="00000000" w:rsidP="00000000" w:rsidRDefault="00000000" w:rsidRPr="00000000" w14:paraId="0000000A">
      <w:pPr>
        <w:pageBreakBefore w:val="0"/>
        <w:rPr/>
      </w:pPr>
      <w:r w:rsidDel="00000000" w:rsidR="00000000" w:rsidRPr="00000000">
        <w:rPr>
          <w:rtl w:val="0"/>
        </w:rPr>
        <w:t xml:space="preserve">In the article, the author informs the audience about causes and effects of the current Chair Men and the downfall it has led to our country. The author uses a critical tone criticizing the current Chairs and departments of our country. The passage is formal as he uses simple language to convey the full meaning of the article to the audience. He also gives the reader a solution to all the problems he has given making it a complete and well built article.</w:t>
      </w:r>
    </w:p>
    <w:p w:rsidR="00000000" w:rsidDel="00000000" w:rsidP="00000000" w:rsidRDefault="00000000" w:rsidRPr="00000000" w14:paraId="0000000B">
      <w:pPr>
        <w:pageBreakBefore w:val="0"/>
        <w:rPr>
          <w:b w:val="1"/>
          <w:bCs w:val="1"/>
        </w:rPr>
      </w:pPr>
      <w:ins w:author="Ms. Muqades Shafiq" w:id="0" w:date="2020-11-23T09:24:33Z">
        <w:r w:rsidDel="00000000" w:rsidR="00000000" w:rsidRPr="00000000">
          <w:rPr>
            <w:b w:val="1"/>
            <w:bCs w:val="1"/>
            <w:rtl w:val="0"/>
            <w:rPrChange w:author="Ms. Muqades Shafiq" w:id="1" w:date="2020-11-23T09:24:33Z">
              <w:rPr/>
            </w:rPrChange>
          </w:rPr>
          <w:t xml:space="preserve">Some of the components are missing</w:t>
        </w:r>
      </w:ins>
      <w:r w:rsidDel="00000000" w:rsidR="00000000" w:rsidRPr="00000000">
        <w:rPr>
          <w:rtl w:val="0"/>
        </w:rPr>
      </w:r>
    </w:p>
    <w:p w:rsidR="00000000" w:rsidDel="00000000" w:rsidP="00000000" w:rsidRDefault="00000000" w:rsidRPr="00000000" w14:paraId="0000000C">
      <w:pPr>
        <w:pageBreakBefore w:val="0"/>
        <w:rPr>
          <w:b w:val="1"/>
          <w:bCs w:val="1"/>
        </w:rPr>
      </w:pPr>
      <w:r w:rsidDel="00000000" w:rsidR="00000000" w:rsidRPr="00000000">
        <w:rPr>
          <w:rtl w:val="0"/>
        </w:rPr>
      </w:r>
    </w:p>
    <w:p w:rsidR="00000000" w:rsidDel="00000000" w:rsidP="00000000" w:rsidRDefault="00000000" w:rsidRPr="00000000" w14:paraId="0000000D">
      <w:pPr>
        <w:pageBreakBefore w:val="0"/>
        <w:rPr>
          <w:b w:val="1"/>
          <w:bCs w:val="1"/>
        </w:rPr>
      </w:pPr>
      <w:r w:rsidDel="00000000" w:rsidR="00000000" w:rsidRPr="00000000">
        <w:rPr>
          <w:b w:val="1"/>
          <w:bCs w:val="1"/>
          <w:rtl w:val="0"/>
        </w:rPr>
        <w:t xml:space="preserve">Conclusion:</w:t>
      </w:r>
    </w:p>
    <w:p w:rsidR="00000000" w:rsidDel="00000000" w:rsidP="00000000" w:rsidRDefault="00000000" w:rsidRPr="00000000" w14:paraId="0000000E">
      <w:pPr>
        <w:pageBreakBefore w:val="0"/>
        <w:rPr/>
      </w:pPr>
      <w:r w:rsidDel="00000000" w:rsidR="00000000" w:rsidRPr="00000000">
        <w:rPr>
          <w:rtl w:val="0"/>
        </w:rPr>
        <w:t xml:space="preserve">In conclusion, the article is well written, easy to understand, and conveys the problem and solution very well. It highlights our country’s current problems and is knowledge everyone should know about. For that reason I also would recommend others to read it too.</w:t>
      </w:r>
    </w:p>
    <w:p w:rsidR="00000000" w:rsidDel="00000000" w:rsidP="00000000" w:rsidRDefault="00000000" w:rsidRPr="00000000" w14:paraId="0000000F">
      <w:pPr>
        <w:pageBreakBefore w:val="0"/>
        <w:rPr>
          <w:ins w:author="Ms. Muqades Shafiq" w:id="2" w:date="2020-11-23T09:25:51Z"/>
          <w:rFonts w:ascii="Roboto" w:cs="Roboto" w:eastAsia="Roboto" w:hAnsi="Roboto"/>
          <w:b w:val="1"/>
          <w:bCs w:val="1"/>
          <w:color w:val="3c4043"/>
          <w:sz w:val="21"/>
          <w:szCs w:val="21"/>
          <w:highlight w:val="white"/>
          <w:rPrChange w:author="Ms. Muqades Shafiq" w:id="3" w:date="2020-11-23T09:25:51Z">
            <w:rPr/>
          </w:rPrChange>
        </w:rPr>
      </w:pPr>
      <w:ins w:author="Ms. Muqades Shafiq" w:id="2" w:date="2020-11-23T09:25:51Z">
        <w:r w:rsidDel="00000000" w:rsidR="00000000" w:rsidRPr="00000000">
          <w:rPr>
            <w:rFonts w:ascii="Roboto" w:cs="Roboto" w:eastAsia="Roboto" w:hAnsi="Roboto"/>
            <w:b w:val="1"/>
            <w:bCs w:val="1"/>
            <w:color w:val="3c4043"/>
            <w:sz w:val="21"/>
            <w:szCs w:val="21"/>
            <w:highlight w:val="white"/>
            <w:rtl w:val="0"/>
            <w:rPrChange w:author="Ms. Muqades Shafiq" w:id="3" w:date="2020-11-23T09:25:51Z">
              <w:rPr/>
            </w:rPrChange>
          </w:rPr>
          <w:t xml:space="preserve">Feedback:some common errors in analysis are</w:t>
        </w:r>
      </w:ins>
    </w:p>
    <w:p w:rsidR="00000000" w:rsidDel="00000000" w:rsidP="00000000" w:rsidRDefault="00000000" w:rsidRPr="00000000" w14:paraId="00000010">
      <w:pPr>
        <w:pageBreakBefore w:val="0"/>
        <w:rPr>
          <w:ins w:author="Ms. Muqades Shafiq" w:id="2" w:date="2020-11-23T09:25:51Z"/>
          <w:rFonts w:ascii="Roboto" w:cs="Roboto" w:eastAsia="Roboto" w:hAnsi="Roboto"/>
          <w:b w:val="1"/>
          <w:bCs w:val="1"/>
          <w:color w:val="3c4043"/>
          <w:sz w:val="21"/>
          <w:szCs w:val="21"/>
          <w:highlight w:val="white"/>
          <w:rPrChange w:author="Ms. Muqades Shafiq" w:id="3" w:date="2020-11-23T09:25:51Z">
            <w:rPr/>
          </w:rPrChange>
        </w:rPr>
      </w:pPr>
      <w:ins w:author="Ms. Muqades Shafiq" w:id="2" w:date="2020-11-23T09:25:51Z">
        <w:r w:rsidDel="00000000" w:rsidR="00000000" w:rsidRPr="00000000">
          <w:rPr>
            <w:rFonts w:ascii="Roboto" w:cs="Roboto" w:eastAsia="Roboto" w:hAnsi="Roboto"/>
            <w:b w:val="1"/>
            <w:bCs w:val="1"/>
            <w:color w:val="3c4043"/>
            <w:sz w:val="21"/>
            <w:szCs w:val="21"/>
            <w:highlight w:val="white"/>
            <w:rtl w:val="0"/>
            <w:rPrChange w:author="Ms. Muqades Shafiq" w:id="3" w:date="2020-11-23T09:25:51Z">
              <w:rPr/>
            </w:rPrChange>
          </w:rPr>
          <w:t xml:space="preserve">1. in summary (discuss all major details of article)</w:t>
        </w:r>
      </w:ins>
    </w:p>
    <w:p w:rsidR="00000000" w:rsidDel="00000000" w:rsidP="00000000" w:rsidRDefault="00000000" w:rsidRPr="00000000" w14:paraId="00000011">
      <w:pPr>
        <w:pageBreakBefore w:val="0"/>
        <w:rPr>
          <w:ins w:author="Ms. Muqades Shafiq" w:id="2" w:date="2020-11-23T09:25:51Z"/>
          <w:rFonts w:ascii="Roboto" w:cs="Roboto" w:eastAsia="Roboto" w:hAnsi="Roboto"/>
          <w:b w:val="1"/>
          <w:bCs w:val="1"/>
          <w:color w:val="3c4043"/>
          <w:sz w:val="21"/>
          <w:szCs w:val="21"/>
          <w:highlight w:val="white"/>
          <w:rPrChange w:author="Ms. Muqades Shafiq" w:id="3" w:date="2020-11-23T09:25:51Z">
            <w:rPr/>
          </w:rPrChange>
        </w:rPr>
      </w:pPr>
      <w:ins w:author="Ms. Muqades Shafiq" w:id="2" w:date="2020-11-23T09:25:51Z">
        <w:r w:rsidDel="00000000" w:rsidR="00000000" w:rsidRPr="00000000">
          <w:rPr>
            <w:rFonts w:ascii="Roboto" w:cs="Roboto" w:eastAsia="Roboto" w:hAnsi="Roboto"/>
            <w:b w:val="1"/>
            <w:bCs w:val="1"/>
            <w:color w:val="3c4043"/>
            <w:sz w:val="21"/>
            <w:szCs w:val="21"/>
            <w:highlight w:val="white"/>
            <w:rtl w:val="0"/>
            <w:rPrChange w:author="Ms. Muqades Shafiq" w:id="3" w:date="2020-11-23T09:25:51Z">
              <w:rPr/>
            </w:rPrChange>
          </w:rPr>
          <w:t xml:space="preserve">2. </w:t>
        </w:r>
        <w:r w:rsidDel="00000000" w:rsidR="00000000" w:rsidRPr="00000000">
          <w:rPr>
            <w:rFonts w:ascii="Roboto" w:cs="Roboto" w:eastAsia="Roboto" w:hAnsi="Roboto"/>
            <w:b w:val="1"/>
            <w:bCs w:val="1"/>
            <w:color w:val="3c4043"/>
            <w:sz w:val="21"/>
            <w:szCs w:val="21"/>
            <w:highlight w:val="white"/>
            <w:rtl w:val="0"/>
            <w:rPrChange w:author="Ms. Muqades Shafiq" w:id="3" w:date="2020-11-23T09:25:51Z">
              <w:rPr/>
            </w:rPrChange>
          </w:rPr>
          <w:t xml:space="preserve">justification</w:t>
        </w:r>
        <w:r w:rsidDel="00000000" w:rsidR="00000000" w:rsidRPr="00000000">
          <w:rPr>
            <w:rFonts w:ascii="Roboto" w:cs="Roboto" w:eastAsia="Roboto" w:hAnsi="Roboto"/>
            <w:b w:val="1"/>
            <w:bCs w:val="1"/>
            <w:color w:val="3c4043"/>
            <w:sz w:val="21"/>
            <w:szCs w:val="21"/>
            <w:highlight w:val="white"/>
            <w:rtl w:val="0"/>
            <w:rPrChange w:author="Ms. Muqades Shafiq" w:id="3" w:date="2020-11-23T09:25:51Z">
              <w:rPr/>
            </w:rPrChange>
          </w:rPr>
          <w:t xml:space="preserve"> and text </w:t>
        </w:r>
        <w:r w:rsidDel="00000000" w:rsidR="00000000" w:rsidRPr="00000000">
          <w:rPr>
            <w:rFonts w:ascii="Roboto" w:cs="Roboto" w:eastAsia="Roboto" w:hAnsi="Roboto"/>
            <w:b w:val="1"/>
            <w:bCs w:val="1"/>
            <w:color w:val="3c4043"/>
            <w:sz w:val="21"/>
            <w:szCs w:val="21"/>
            <w:highlight w:val="white"/>
            <w:rtl w:val="0"/>
            <w:rPrChange w:author="Ms. Muqades Shafiq" w:id="3" w:date="2020-11-23T09:25:51Z">
              <w:rPr/>
            </w:rPrChange>
          </w:rPr>
          <w:t xml:space="preserve">reference</w:t>
        </w:r>
        <w:r w:rsidDel="00000000" w:rsidR="00000000" w:rsidRPr="00000000">
          <w:rPr>
            <w:rFonts w:ascii="Roboto" w:cs="Roboto" w:eastAsia="Roboto" w:hAnsi="Roboto"/>
            <w:b w:val="1"/>
            <w:bCs w:val="1"/>
            <w:color w:val="3c4043"/>
            <w:sz w:val="21"/>
            <w:szCs w:val="21"/>
            <w:highlight w:val="white"/>
            <w:rtl w:val="0"/>
            <w:rPrChange w:author="Ms. Muqades Shafiq" w:id="3" w:date="2020-11-23T09:25:51Z">
              <w:rPr/>
            </w:rPrChange>
          </w:rPr>
          <w:t xml:space="preserve"> missing (provide them with identification)</w:t>
        </w:r>
      </w:ins>
    </w:p>
    <w:p w:rsidR="00000000" w:rsidDel="00000000" w:rsidP="00000000" w:rsidRDefault="00000000" w:rsidRPr="00000000" w14:paraId="00000012">
      <w:pPr>
        <w:pageBreakBefore w:val="0"/>
        <w:rPr>
          <w:ins w:author="Ms. Muqades Shafiq" w:id="2" w:date="2020-11-23T09:25:51Z"/>
          <w:rFonts w:ascii="Roboto" w:cs="Roboto" w:eastAsia="Roboto" w:hAnsi="Roboto"/>
          <w:b w:val="1"/>
          <w:bCs w:val="1"/>
          <w:color w:val="3c4043"/>
          <w:sz w:val="21"/>
          <w:szCs w:val="21"/>
          <w:highlight w:val="white"/>
          <w:rPrChange w:author="Ms. Muqades Shafiq" w:id="3" w:date="2020-11-23T09:25:51Z">
            <w:rPr/>
          </w:rPrChange>
        </w:rPr>
      </w:pPr>
      <w:ins w:author="Ms. Muqades Shafiq" w:id="2" w:date="2020-11-23T09:25:51Z">
        <w:r w:rsidDel="00000000" w:rsidR="00000000" w:rsidRPr="00000000">
          <w:rPr>
            <w:rFonts w:ascii="Roboto" w:cs="Roboto" w:eastAsia="Roboto" w:hAnsi="Roboto"/>
            <w:b w:val="1"/>
            <w:bCs w:val="1"/>
            <w:color w:val="3c4043"/>
            <w:sz w:val="21"/>
            <w:szCs w:val="21"/>
            <w:highlight w:val="white"/>
            <w:rtl w:val="0"/>
            <w:rPrChange w:author="Ms. Muqades Shafiq" w:id="3" w:date="2020-11-23T09:25:51Z">
              <w:rPr/>
            </w:rPrChange>
          </w:rPr>
          <w:t xml:space="preserve">3. using the same sentence </w:t>
        </w:r>
        <w:r w:rsidDel="00000000" w:rsidR="00000000" w:rsidRPr="00000000">
          <w:rPr>
            <w:rFonts w:ascii="Roboto" w:cs="Roboto" w:eastAsia="Roboto" w:hAnsi="Roboto"/>
            <w:b w:val="1"/>
            <w:bCs w:val="1"/>
            <w:color w:val="3c4043"/>
            <w:sz w:val="21"/>
            <w:szCs w:val="21"/>
            <w:highlight w:val="white"/>
            <w:rtl w:val="0"/>
            <w:rPrChange w:author="Ms. Muqades Shafiq" w:id="3" w:date="2020-11-23T09:25:51Z">
              <w:rPr/>
            </w:rPrChange>
          </w:rPr>
          <w:t xml:space="preserve">structure</w:t>
        </w:r>
        <w:r w:rsidDel="00000000" w:rsidR="00000000" w:rsidRPr="00000000">
          <w:rPr>
            <w:rFonts w:ascii="Roboto" w:cs="Roboto" w:eastAsia="Roboto" w:hAnsi="Roboto"/>
            <w:b w:val="1"/>
            <w:bCs w:val="1"/>
            <w:color w:val="3c4043"/>
            <w:sz w:val="21"/>
            <w:szCs w:val="21"/>
            <w:highlight w:val="white"/>
            <w:rtl w:val="0"/>
            <w:rPrChange w:author="Ms. Muqades Shafiq" w:id="3" w:date="2020-11-23T09:25:51Z">
              <w:rPr/>
            </w:rPrChange>
          </w:rPr>
          <w:t xml:space="preserve"> </w:t>
        </w:r>
      </w:ins>
    </w:p>
    <w:p w:rsidR="00000000" w:rsidDel="00000000" w:rsidP="00000000" w:rsidRDefault="00000000" w:rsidRPr="00000000" w14:paraId="00000013">
      <w:pPr>
        <w:pageBreakBefore w:val="0"/>
        <w:rPr>
          <w:ins w:author="Ms. Muqades Shafiq" w:id="2" w:date="2020-11-23T09:25:51Z"/>
          <w:rFonts w:ascii="Roboto" w:cs="Roboto" w:eastAsia="Roboto" w:hAnsi="Roboto"/>
          <w:b w:val="1"/>
          <w:bCs w:val="1"/>
          <w:color w:val="3c4043"/>
          <w:sz w:val="21"/>
          <w:szCs w:val="21"/>
          <w:highlight w:val="white"/>
          <w:rPrChange w:author="Ms. Muqades Shafiq" w:id="3" w:date="2020-11-23T09:25:51Z">
            <w:rPr/>
          </w:rPrChange>
        </w:rPr>
      </w:pPr>
      <w:ins w:author="Ms. Muqades Shafiq" w:id="2" w:date="2020-11-23T09:25:51Z">
        <w:r w:rsidDel="00000000" w:rsidR="00000000" w:rsidRPr="00000000">
          <w:rPr>
            <w:rFonts w:ascii="Roboto" w:cs="Roboto" w:eastAsia="Roboto" w:hAnsi="Roboto"/>
            <w:b w:val="1"/>
            <w:bCs w:val="1"/>
            <w:color w:val="3c4043"/>
            <w:sz w:val="21"/>
            <w:szCs w:val="21"/>
            <w:highlight w:val="white"/>
            <w:rtl w:val="0"/>
            <w:rPrChange w:author="Ms. Muqades Shafiq" w:id="3" w:date="2020-11-23T09:25:51Z">
              <w:rPr/>
            </w:rPrChange>
          </w:rPr>
          <w:t xml:space="preserve">4.no discussion of </w:t>
        </w:r>
        <w:r w:rsidDel="00000000" w:rsidR="00000000" w:rsidRPr="00000000">
          <w:rPr>
            <w:rFonts w:ascii="Roboto" w:cs="Roboto" w:eastAsia="Roboto" w:hAnsi="Roboto"/>
            <w:b w:val="1"/>
            <w:bCs w:val="1"/>
            <w:color w:val="3c4043"/>
            <w:sz w:val="21"/>
            <w:szCs w:val="21"/>
            <w:highlight w:val="white"/>
            <w:rtl w:val="0"/>
            <w:rPrChange w:author="Ms. Muqades Shafiq" w:id="3" w:date="2020-11-23T09:25:51Z">
              <w:rPr/>
            </w:rPrChange>
          </w:rPr>
          <w:t xml:space="preserve">positive</w:t>
        </w:r>
        <w:r w:rsidDel="00000000" w:rsidR="00000000" w:rsidRPr="00000000">
          <w:rPr>
            <w:rFonts w:ascii="Roboto" w:cs="Roboto" w:eastAsia="Roboto" w:hAnsi="Roboto"/>
            <w:b w:val="1"/>
            <w:bCs w:val="1"/>
            <w:color w:val="3c4043"/>
            <w:sz w:val="21"/>
            <w:szCs w:val="21"/>
            <w:highlight w:val="white"/>
            <w:rtl w:val="0"/>
            <w:rPrChange w:author="Ms. Muqades Shafiq" w:id="3" w:date="2020-11-23T09:25:51Z">
              <w:rPr/>
            </w:rPrChange>
          </w:rPr>
          <w:t xml:space="preserve"> and negative points</w:t>
        </w:r>
      </w:ins>
    </w:p>
    <w:p w:rsidR="00000000" w:rsidDel="00000000" w:rsidP="00000000" w:rsidRDefault="00000000" w:rsidRPr="00000000" w14:paraId="00000014">
      <w:pPr>
        <w:pageBreakBefore w:val="0"/>
        <w:rPr>
          <w:ins w:author="Ms. Muqades Shafiq" w:id="2" w:date="2020-11-23T09:25:51Z"/>
          <w:rFonts w:ascii="Roboto" w:cs="Roboto" w:eastAsia="Roboto" w:hAnsi="Roboto"/>
          <w:b w:val="1"/>
          <w:bCs w:val="1"/>
          <w:color w:val="3c4043"/>
          <w:sz w:val="21"/>
          <w:szCs w:val="21"/>
          <w:highlight w:val="white"/>
          <w:rPrChange w:author="Ms. Muqades Shafiq" w:id="3" w:date="2020-11-23T09:25:51Z">
            <w:rPr/>
          </w:rPrChange>
        </w:rPr>
      </w:pPr>
      <w:ins w:author="Ms. Muqades Shafiq" w:id="2" w:date="2020-11-23T09:25:51Z">
        <w:r w:rsidDel="00000000" w:rsidR="00000000" w:rsidRPr="00000000">
          <w:rPr>
            <w:rFonts w:ascii="Roboto" w:cs="Roboto" w:eastAsia="Roboto" w:hAnsi="Roboto"/>
            <w:b w:val="1"/>
            <w:bCs w:val="1"/>
            <w:color w:val="3c4043"/>
            <w:sz w:val="21"/>
            <w:szCs w:val="21"/>
            <w:highlight w:val="white"/>
            <w:rtl w:val="0"/>
            <w:rPrChange w:author="Ms. Muqades Shafiq" w:id="3" w:date="2020-11-23T09:25:51Z">
              <w:rPr/>
            </w:rPrChange>
          </w:rPr>
          <w:t xml:space="preserve">5. no topic </w:t>
        </w:r>
        <w:r w:rsidDel="00000000" w:rsidR="00000000" w:rsidRPr="00000000">
          <w:rPr>
            <w:rFonts w:ascii="Roboto" w:cs="Roboto" w:eastAsia="Roboto" w:hAnsi="Roboto"/>
            <w:b w:val="1"/>
            <w:bCs w:val="1"/>
            <w:color w:val="3c4043"/>
            <w:sz w:val="21"/>
            <w:szCs w:val="21"/>
            <w:highlight w:val="white"/>
            <w:rtl w:val="0"/>
            <w:rPrChange w:author="Ms. Muqades Shafiq" w:id="3" w:date="2020-11-23T09:25:51Z">
              <w:rPr/>
            </w:rPrChange>
          </w:rPr>
          <w:t xml:space="preserve">relevance</w:t>
        </w:r>
        <w:r w:rsidDel="00000000" w:rsidR="00000000" w:rsidRPr="00000000">
          <w:rPr>
            <w:rFonts w:ascii="Roboto" w:cs="Roboto" w:eastAsia="Roboto" w:hAnsi="Roboto"/>
            <w:b w:val="1"/>
            <w:bCs w:val="1"/>
            <w:color w:val="3c4043"/>
            <w:sz w:val="21"/>
            <w:szCs w:val="21"/>
            <w:highlight w:val="white"/>
            <w:rtl w:val="0"/>
            <w:rPrChange w:author="Ms. Muqades Shafiq" w:id="3" w:date="2020-11-23T09:25:51Z">
              <w:rPr/>
            </w:rPrChange>
          </w:rPr>
          <w:t xml:space="preserve"> discussed</w:t>
        </w:r>
      </w:ins>
    </w:p>
    <w:p w:rsidR="00000000" w:rsidDel="00000000" w:rsidP="00000000" w:rsidRDefault="00000000" w:rsidRPr="00000000" w14:paraId="00000015">
      <w:pPr>
        <w:pageBreakBefore w:val="0"/>
        <w:rPr>
          <w:ins w:author="Ms. Muqades Shafiq" w:id="2" w:date="2020-11-23T09:25:51Z"/>
          <w:rFonts w:ascii="Roboto" w:cs="Roboto" w:eastAsia="Roboto" w:hAnsi="Roboto"/>
          <w:b w:val="1"/>
          <w:bCs w:val="1"/>
          <w:color w:val="3c4043"/>
          <w:sz w:val="21"/>
          <w:szCs w:val="21"/>
          <w:highlight w:val="white"/>
          <w:rPrChange w:author="Ms. Muqades Shafiq" w:id="3" w:date="2020-11-23T09:25:51Z">
            <w:rPr/>
          </w:rPrChange>
        </w:rPr>
      </w:pPr>
      <w:ins w:author="Ms. Muqades Shafiq" w:id="2" w:date="2020-11-23T09:25:51Z">
        <w:r w:rsidDel="00000000" w:rsidR="00000000" w:rsidRPr="00000000">
          <w:rPr>
            <w:rFonts w:ascii="Roboto" w:cs="Roboto" w:eastAsia="Roboto" w:hAnsi="Roboto"/>
            <w:b w:val="1"/>
            <w:bCs w:val="1"/>
            <w:color w:val="3c4043"/>
            <w:sz w:val="21"/>
            <w:szCs w:val="21"/>
            <w:highlight w:val="white"/>
            <w:rtl w:val="0"/>
            <w:rPrChange w:author="Ms. Muqades Shafiq" w:id="3" w:date="2020-11-23T09:25:51Z">
              <w:rPr/>
            </w:rPrChange>
          </w:rPr>
          <w:t xml:space="preserve">6. how the article meet the purpose does not discussed</w:t>
        </w:r>
      </w:ins>
    </w:p>
    <w:p w:rsidR="00000000" w:rsidDel="00000000" w:rsidP="00000000" w:rsidRDefault="00000000" w:rsidRPr="00000000" w14:paraId="00000016">
      <w:pPr>
        <w:pageBreakBefore w:val="0"/>
        <w:rPr>
          <w:ins w:author="Ms. Muqades Shafiq" w:id="2" w:date="2020-11-23T09:25:51Z"/>
          <w:rFonts w:ascii="Roboto" w:cs="Roboto" w:eastAsia="Roboto" w:hAnsi="Roboto"/>
          <w:b w:val="1"/>
          <w:bCs w:val="1"/>
          <w:color w:val="3c4043"/>
          <w:sz w:val="21"/>
          <w:szCs w:val="21"/>
          <w:highlight w:val="white"/>
          <w:rPrChange w:author="Ms. Muqades Shafiq" w:id="3" w:date="2020-11-23T09:25:51Z">
            <w:rPr/>
          </w:rPrChange>
        </w:rPr>
      </w:pPr>
      <w:ins w:author="Ms. Muqades Shafiq" w:id="2" w:date="2020-11-23T09:25:51Z">
        <w:r w:rsidDel="00000000" w:rsidR="00000000" w:rsidRPr="00000000">
          <w:rPr>
            <w:rFonts w:ascii="Roboto" w:cs="Roboto" w:eastAsia="Roboto" w:hAnsi="Roboto"/>
            <w:b w:val="1"/>
            <w:bCs w:val="1"/>
            <w:color w:val="3c4043"/>
            <w:sz w:val="21"/>
            <w:szCs w:val="21"/>
            <w:highlight w:val="white"/>
            <w:rtl w:val="0"/>
            <w:rPrChange w:author="Ms. Muqades Shafiq" w:id="3" w:date="2020-11-23T09:25:51Z">
              <w:rPr/>
            </w:rPrChange>
          </w:rPr>
          <w:t xml:space="preserve">7. mention how author has treated the topic by providing the evidence to support his stance</w:t>
        </w:r>
      </w:ins>
    </w:p>
    <w:p w:rsidR="00000000" w:rsidDel="00000000" w:rsidP="00000000" w:rsidRDefault="00000000" w:rsidRPr="00000000" w14:paraId="00000017">
      <w:pPr>
        <w:pageBreakBefore w:val="0"/>
        <w:rPr>
          <w:b w:val="1"/>
          <w:bCs w:val="1"/>
        </w:rPr>
      </w:pPr>
      <w:ins w:author="Ms. Muqades Shafiq" w:id="2" w:date="2020-11-23T09:25:51Z">
        <w:r w:rsidDel="00000000" w:rsidR="00000000" w:rsidRPr="00000000">
          <w:rPr>
            <w:rFonts w:ascii="Roboto" w:cs="Roboto" w:eastAsia="Roboto" w:hAnsi="Roboto"/>
            <w:b w:val="1"/>
            <w:bCs w:val="1"/>
            <w:color w:val="3c4043"/>
            <w:sz w:val="21"/>
            <w:szCs w:val="21"/>
            <w:highlight w:val="white"/>
            <w:rtl w:val="0"/>
            <w:rPrChange w:author="Ms. Muqades Shafiq" w:id="3" w:date="2020-11-23T09:25:51Z">
              <w:rPr/>
            </w:rPrChange>
          </w:rPr>
          <w:t xml:space="preserve">Note: it is suggested to work on these points</w:t>
        </w:r>
      </w:ins>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