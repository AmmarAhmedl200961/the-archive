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Change w:author="Ms. Muqades Shafiq" w:id="2" w:date="2020-12-17T05:56:40Z">
            <w:rPr/>
          </w:rPrChange>
        </w:rPr>
      </w:pPr>
      <w:r w:rsidDel="00000000" w:rsidR="00000000" w:rsidRPr="00000000">
        <w:rPr>
          <w:rtl w:val="0"/>
        </w:rPr>
        <w:t xml:space="preserve">How often do you use computers? When was the last time you made contact with any sort of technology? How do you use your technology? </w:t>
      </w:r>
      <w:ins w:author="Ms. Muqades Shafiq" w:id="0" w:date="2020-12-17T05:18:00Z">
        <w:commentRangeStart w:id="0"/>
        <w:r w:rsidDel="00000000" w:rsidR="00000000" w:rsidRPr="00000000">
          <w:rPr>
            <w:rtl w:val="0"/>
          </w:rPr>
          <w:t xml:space="preserve">(</w:t>
        </w:r>
        <w:commentRangeStart w:id="0"/>
        <w:commentRangeEnd w:id="0"/>
        <w:r w:rsidDel="00000000" w:rsidR="00000000" w:rsidRPr="00000000">
          <w:commentReference w:id="0"/>
        </w:r>
        <w:r w:rsidDel="00000000" w:rsidR="00000000" w:rsidRPr="00000000">
          <w:rPr>
            <w:rtl w:val="0"/>
            <w:rPrChange w:author="Ms. Muqades Shafiq" w:id="1" w:date="2020-12-17T05:18:00Z">
              <w:rPr/>
            </w:rPrChange>
          </w:rPr>
          <w:t xml:space="preserve">reference</w:t>
        </w:r>
        <w:r w:rsidDel="00000000" w:rsidR="00000000" w:rsidRPr="00000000">
          <w:rPr>
            <w:rtl w:val="0"/>
          </w:rPr>
          <w:t xml:space="preserve">?/)</w:t>
        </w:r>
      </w:ins>
      <w:r w:rsidDel="00000000" w:rsidR="00000000" w:rsidRPr="00000000">
        <w:rPr>
          <w:rtl w:val="0"/>
        </w:rPr>
        <w:t xml:space="preserve">These questions are well known to common man and are also an important fact. Even if computers are not humans, people may marry them in future as computers will soon be more complex and computers generally do what they are told. Computers are also getting c</w:t>
      </w:r>
      <w:r w:rsidDel="00000000" w:rsidR="00000000" w:rsidRPr="00000000">
        <w:rPr>
          <w:b w:val="1"/>
          <w:bCs w:val="1"/>
          <w:rtl w:val="0"/>
          <w:rPrChange w:author="Ms. Muqades Shafiq" w:id="2" w:date="2020-12-17T05:56:40Z">
            <w:rPr/>
          </w:rPrChange>
        </w:rPr>
        <w:t xml:space="preserve">omplex by the day.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Computers are certainly not human, and are sometimes faster than humans. Computers can take in information and process certain sets of information faster than humans. As a result of their processing speed they can perform several tasks like these at lightning speed. Computers also learn faster than humans, as a result of their thinking speed and are also used in Artificial Intelligence as a result of this quirk. Computers are also a bit complexer.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Computers nowadays have several tflops of computing power (Trillion Floating point Operations per Second), which is a testament to the raw power of a single computer. Also, a single computer can drive a lot of appliances nowadays, the reason why they are used in smart homes. Computers also follow a simple set of instructions.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Computers do what they are told generally, hence their purpose, compute. When we run a program the computer follows the programs requirements, i.e. display whatever the program is supposed to do. They, also over a period of time have become easier to use due to recent improvements in the User Interface, as well as the Operating System in general. Computers are also faster than humans in some aspects.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To conclude</w:t>
      </w:r>
      <w:r w:rsidDel="00000000" w:rsidR="00000000" w:rsidRPr="00000000">
        <w:rPr>
          <w:b w:val="1"/>
          <w:bCs w:val="1"/>
          <w:rtl w:val="0"/>
          <w:rPrChange w:author="Ms. Muqades Shafiq" w:id="3" w:date="2020-12-17T05:58:17Z">
            <w:rPr/>
          </w:rPrChange>
        </w:rPr>
        <w:t xml:space="preserve">, I believe </w:t>
      </w:r>
      <w:r w:rsidDel="00000000" w:rsidR="00000000" w:rsidRPr="00000000">
        <w:rPr>
          <w:rtl w:val="0"/>
        </w:rPr>
        <w:t xml:space="preserve">that computers have their chance at replacing humans but this stance will be taken step by step, the first step being, to get gradually smarter.</w:t>
      </w:r>
      <w:ins w:author="Ms. Muqades Shafiq" w:id="4" w:date="2020-12-17T05:58:34Z">
        <w:r w:rsidDel="00000000" w:rsidR="00000000" w:rsidRPr="00000000">
          <w:rPr>
            <w:rtl w:val="0"/>
          </w:rPr>
          <w:t xml:space="preserve"> Restate thesis </w:t>
        </w:r>
      </w:ins>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mar Ahmed BSDS 2020 FAST NU LHR" w:id="0" w:date="2020-12-17T05:32:37Z">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now changed my  readers' hook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