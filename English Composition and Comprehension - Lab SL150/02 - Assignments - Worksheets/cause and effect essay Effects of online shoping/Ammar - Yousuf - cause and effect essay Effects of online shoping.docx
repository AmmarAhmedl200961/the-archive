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t xml:space="preserve">Online shopping is one of the </w:t>
      </w:r>
      <w:ins w:author="Ms. Muqades Shafiq" w:id="0" w:date="2020-12-28T13:25:32Z">
        <w:r w:rsidDel="00000000" w:rsidR="00000000" w:rsidRPr="00000000">
          <w:rPr>
            <w:rtl w:val="0"/>
          </w:rPr>
          <w:t xml:space="preserve">most </w:t>
        </w:r>
      </w:ins>
      <w:del w:author="Ms. Muqades Shafiq" w:id="0" w:date="2020-12-28T13:25:32Z">
        <w:r w:rsidDel="00000000" w:rsidR="00000000" w:rsidRPr="00000000">
          <w:rPr>
            <w:rtl w:val="0"/>
          </w:rPr>
          <w:delText xml:space="preserve">more</w:delText>
        </w:r>
      </w:del>
      <w:r w:rsidDel="00000000" w:rsidR="00000000" w:rsidRPr="00000000">
        <w:rPr>
          <w:rtl w:val="0"/>
        </w:rPr>
        <w:t xml:space="preserve"> commonly used forms of convenient shopping. It has become a very popular way of shopping with a large portion of internet users. Today, there are hundreds of websites that allow one to buy anything around the world. How has this affected us? How is online shopping different from physical shopping? Is it better to buy stuff from stores than it is to buy things online? </w:t>
      </w:r>
      <w:r w:rsidDel="00000000" w:rsidR="00000000" w:rsidRPr="00000000">
        <w:rPr>
          <w:rtl w:val="0"/>
        </w:rPr>
        <w:t xml:space="preserve">Is online shopping more reliable than physical shopping?</w:t>
      </w:r>
      <w:r w:rsidDel="00000000" w:rsidR="00000000" w:rsidRPr="00000000">
        <w:rPr>
          <w:rtl w:val="0"/>
        </w:rPr>
        <w:t xml:space="preserve"> Online shopping has made buying products easier, allowed us to judge a product based on review, and understand how reliable it is.</w:t>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ageBreakBefore w:val="0"/>
        <w:rPr/>
      </w:pPr>
      <w:r w:rsidDel="00000000" w:rsidR="00000000" w:rsidRPr="00000000">
        <w:rPr>
          <w:rtl w:val="0"/>
        </w:rPr>
        <w:t xml:space="preserve">Online shopping has had a very positive effect since it first came out. It has allowed people to shop for daily essentials anytime of the day, and anywhere of the world. The question that arises is how is online shopping different from normal shopping? Unlike stores, online shopping websites don't close for the night or shutdown on holidays. Online shopping is also much more convenient than physical shopping since many goods can be missing or unavailable in one country, but abundant and easy to acquire in another. A simple order can get it shipped from across the world to your doorstep. This is a stark contrast to normal shopping where goods may not be available from a few days to few months.</w:t>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rPr/>
      </w:pPr>
      <w:r w:rsidDel="00000000" w:rsidR="00000000" w:rsidRPr="00000000">
        <w:rPr>
          <w:rtl w:val="0"/>
        </w:rPr>
        <w:t xml:space="preserve">With all the products being sold online, a common question is asked whether or not it is better to buy products online or from physical stores. The answer can vary from product to product and from vendor to vendor.  Usually everything bought in stores can be quality checked by the customer before buying, but with online shopping, the most you get from the seller are pictures which have a chance of being edited through photoshop to cover up defects and problems.</w:t>
      </w:r>
    </w:p>
    <w:p w:rsidR="00000000" w:rsidDel="00000000" w:rsidP="00000000" w:rsidRDefault="00000000" w:rsidRPr="00000000" w14:paraId="00000007">
      <w:pPr>
        <w:pageBreakBefore w:val="0"/>
        <w:rPr/>
      </w:pPr>
      <w:r w:rsidDel="00000000" w:rsidR="00000000" w:rsidRPr="00000000">
        <w:rPr>
          <w:rtl w:val="0"/>
        </w:rPr>
        <w:t xml:space="preserve">One thing stores don't have that online shops do are product reviews. Many online stores such as amazon allows people to review products allowing other buyers to understand the quality of the product from how other people reacted to getting it. It is a very powerful yet simple addition to the shopping experience, but helps greatly in making the right decision.</w:t>
      </w:r>
    </w:p>
    <w:p w:rsidR="00000000" w:rsidDel="00000000" w:rsidP="00000000" w:rsidRDefault="00000000" w:rsidRPr="00000000" w14:paraId="00000008">
      <w:pPr>
        <w:pageBreakBefore w:val="0"/>
        <w:rPr/>
      </w:pP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Is online shopping more reliable than the physical store? The answer can be both a yes and a no, depending on the type of platform you use. Chinese sellers are notorious for cheap priced products and from little to no customer service, also products arrive late as they are shipped by sea. Some of us have had a bad experience with these sellers with their attractive pricing, so most of the people do not buy from these online stores. Shopping in the physical store, on the other hand has some benefits as we get the product we paid for. Many physical stores are now opening their online platform, for people to buy at their home due to their sheer popularity.</w:t>
      </w:r>
    </w:p>
    <w:p w:rsidR="00000000" w:rsidDel="00000000" w:rsidP="00000000" w:rsidRDefault="00000000" w:rsidRPr="00000000" w14:paraId="0000000A">
      <w:pPr>
        <w:pageBreakBefore w:val="0"/>
        <w:rPr/>
      </w:pPr>
      <w:r w:rsidDel="00000000" w:rsidR="00000000" w:rsidRPr="00000000">
        <w:rPr>
          <w:rtl w:val="0"/>
        </w:rPr>
      </w:r>
    </w:p>
    <w:p w:rsidR="00000000" w:rsidDel="00000000" w:rsidP="00000000" w:rsidRDefault="00000000" w:rsidRPr="00000000" w14:paraId="0000000B">
      <w:pPr>
        <w:pageBreakBefore w:val="0"/>
        <w:rPr/>
      </w:pPr>
      <w:r w:rsidDel="00000000" w:rsidR="00000000" w:rsidRPr="00000000">
        <w:rPr>
          <w:rtl w:val="0"/>
        </w:rPr>
        <w:t xml:space="preserve">Online shopping has become commonplace in our current era. From household workers to million dollar corporations, online shopping is essential part of their futures and lives. Even though it may sometimes be unreliable, online shopping has become a part of our world as an essential part of our lives. Without online shopping, many people would have a hard time finding and buying goods and products that they need. Online shopping has changed our world for the better and will continue to do so.</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pageBreakBefore w:val="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pageBreakBefore w:val="0"/>
      <w:rPr/>
    </w:pPr>
    <w:r w:rsidDel="00000000" w:rsidR="00000000" w:rsidRPr="00000000">
      <w:rPr>
        <w:b w:val="1"/>
        <w:bCs w:val="1"/>
        <w:rtl w:val="0"/>
      </w:rPr>
      <w:t xml:space="preserve">Effects of Online Shopping</w:t>
      <w:tab/>
    </w:r>
    <w:r w:rsidDel="00000000" w:rsidR="00000000" w:rsidRPr="00000000">
      <w:rPr>
        <w:b w:val="1"/>
        <w:bCs w:val="1"/>
        <w:rtl w:val="0"/>
      </w:rPr>
      <w:tab/>
    </w:r>
    <w:r w:rsidDel="00000000" w:rsidR="00000000" w:rsidRPr="00000000">
      <w:rPr>
        <w:rtl w:val="0"/>
      </w:rPr>
      <w:tab/>
      <w:t xml:space="preserve">by: Mohammad Yousuf Khawaja  Rn#: 20L-0946</w:t>
    </w:r>
  </w:p>
  <w:p w:rsidR="00000000" w:rsidDel="00000000" w:rsidP="00000000" w:rsidRDefault="00000000" w:rsidRPr="00000000" w14:paraId="0000000D">
    <w:pPr>
      <w:pageBreakBefore w:val="0"/>
      <w:rPr/>
    </w:pPr>
    <w:r w:rsidDel="00000000" w:rsidR="00000000" w:rsidRPr="00000000">
      <w:rPr>
        <w:rtl w:val="0"/>
      </w:rPr>
      <w:tab/>
      <w:tab/>
      <w:tab/>
      <w:tab/>
      <w:tab/>
      <w:tab/>
      <w:t xml:space="preserve">      Ammar Ahmad                       Rn#: 20L-0961</w:t>
    </w:r>
  </w:p>
  <w:p w:rsidR="00000000" w:rsidDel="00000000" w:rsidP="00000000" w:rsidRDefault="00000000" w:rsidRPr="00000000" w14:paraId="0000000E">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